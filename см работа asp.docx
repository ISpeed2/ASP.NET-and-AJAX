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rPr>
          <w:rFonts w:ascii="Times New Roman" w:hAnsi="Times New Roman" w:cs="Times New Roman" w:eastAsia="Times New Roman"/>
          <w:b w:val="0"/>
          <w:i w:val="0"/>
          <w:color w:val="000000"/>
          <w:sz w:val="24"/>
          <w:szCs w:val="24"/>
          <w:shd w:val="clear" w:color="auto" w:fill="FFFFFF"/>
          <w:ins w:id="0" w:author="" w:date="2026-09-30T10:04:48Z"/>
        </w:rPr>
      </w:pPr>
      <w:r>
        <w:t xml:space="preserve">Самостоятельная работа по </w:t>
      </w:r>
      <w:hyperlink r:id="R2" w:tgtFrame="_blank">
        <w:r>
          <w:rPr>
            <w:rStyle w:val="C2"/>
          </w:rPr>
          <w:t>ASP.NET</w:t>
        </w:r>
      </w:hyperlink>
      <w:r>
        <w:t xml:space="preserve"> Core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 xml:space="preserve">Часть A. Теоретические </w:t>
      </w:r>
      <w:r>
        <w:br w:type="textWrapping"/>
      </w:r>
      <w:r>
        <w:br w:type="textWrapping"/>
      </w:r>
      <w:r>
        <w:t>Ответьте кратко (2–4 предложения на каждый вопрос).</w:t>
      </w:r>
      <w:r>
        <w:br w:type="textWrapping"/>
      </w:r>
      <w:r>
        <w:br w:type="textWrapping"/>
      </w:r>
      <w:r>
        <w:t xml:space="preserve">A1 Что такое OpenAPI-документ в </w:t>
      </w:r>
      <w:hyperlink r:id="R3" w:tgtFrame="_blank">
        <w:r>
          <w:rPr>
            <w:rStyle w:val="C2"/>
          </w:rPr>
          <w:t>ASP.NET</w:t>
        </w:r>
      </w:hyperlink>
      <w:r>
        <w:t xml:space="preserve"> Core и каким образом он генерируется в приложении на .NET 8+? Укажите минимум два способа подключения (Swagger UI / Scalar и т.п.).</w:t>
      </w:r>
      <w:ins w:id="1" w:author="" w:date="2026-09-30T10:03:27Z">
        <w:r>
          <w:rPr>
            <w:rtl w:val="0"/>
            <w:lang w:val="ru-RU" w:bidi="ru-RU" w:eastAsia="ru-RU"/>
          </w:rPr>
          <w:t xml:space="preserve"> - </w:t>
        </w:r>
        <w:bookmarkStart w:id="0" w:name="_dx_frag_StartFragment"/>
        <w:bookmarkEnd w:id="0"/>
      </w:ins>
      <w:ins w:id="2" w:author="" w:date="2026-09-30T10:04:09Z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  <w:shd w:val="clear" w:color="auto" w:fill="FFFFFF"/>
          </w:rPr>
          <w:t xml:space="preserve">OpenAPI-документ </w:t>
        </w:r>
      </w:ins>
      <w:ins w:id="3" w:author="" w:date="2026-09-30T10:04:14Z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  <w:shd w:val="clear" w:color="auto" w:fill="FFFFFF"/>
            <w:rtl w:val="0"/>
            <w:lang w:val="ru-RU" w:bidi="ru-RU" w:eastAsia="ru-RU"/>
          </w:rPr>
          <w:t>-</w:t>
        </w:r>
      </w:ins>
      <w:ins w:id="4" w:author="" w:date="2026-09-30T10:04:09Z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  <w:shd w:val="clear" w:color="auto" w:fill="FFFFFF"/>
          </w:rPr>
          <w:t xml:space="preserve"> </w:t>
        </w:r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5" w:author="" w:date="2026-09-30T10:06:09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>это машинно-читаемое описание HTTP API</w:t>
        </w:r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6" w:author="" w:date="2026-09-30T10:06:09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>. В .NET 8+ его можно генерировать встроенным пакетом Microsoft.AspNetCore.OpenApi через AddOpenApi</w:t>
        </w:r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7" w:author="" w:date="2026-09-30T10:06:09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 xml:space="preserve"> и MapOpenApi</w:t>
        </w:r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8" w:author="" w:date="2026-09-30T10:06:09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 xml:space="preserve"> а визуальный интерфейс подключить отдельно через Scalar. Другой распространённый вариант </w:t>
        </w:r>
      </w:ins>
      <w:ins w:id="9" w:author="" w:date="2026-09-30T10:04:40Z"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tl w:val="0"/>
            <w:lang w:val="ru-RU" w:bidi="ru-RU" w:eastAsia="ru-RU"/>
            <w:rPrChange w:id="10" w:author="" w:date="2026-09-30T10:06:09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  <w:rtl w:val="0"/>
                <w:lang w:val="ru-RU" w:bidi="ru-RU" w:eastAsia="ru-RU"/>
              </w:rPr>
            </w:rPrChange>
          </w:rPr>
          <w:t>-</w:t>
        </w:r>
      </w:ins>
      <w:ins w:id="11" w:author="" w:date="2026-09-30T10:04:09Z"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12" w:author="" w:date="2026-09-30T10:06:09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 xml:space="preserve"> Swashbuckle</w:t>
        </w:r>
      </w:ins>
      <w:del w:id="13" w:author="" w:date="2026-09-30T10:04:45Z">
        <w:r>
          <w:rPr>
            <w:b w:val="1"/>
            <w:bCs w:val="1"/>
            <w:rPrChange w:id="14" w:author="" w:date="2026-09-30T10:06:09Z">
              <w:rPr/>
            </w:rPrChange>
          </w:rPr>
          <w:br w:type="textWrapping"/>
        </w:r>
      </w:del>
    </w:p>
    <w:p>
      <w:pPr>
        <w:pStyle w:val="P1"/>
        <w:rPr>
          <w:rFonts w:ascii="Times New Roman" w:hAnsi="Times New Roman" w:cs="Times New Roman" w:eastAsia="Times New Roman"/>
          <w:b w:val="1"/>
          <w:i w:val="0"/>
          <w:bCs w:val="1"/>
          <w:color w:val="000000"/>
          <w:sz w:val="24"/>
          <w:szCs w:val="24"/>
          <w:shd w:val="clear" w:color="auto" w:fill="FFFFFF"/>
          <w:ins w:id="15" w:author="" w:date="2026-09-30T10:11:04Z"/>
        </w:rPr>
      </w:pPr>
      <w:r>
        <w:br w:type="textWrapping"/>
      </w:r>
      <w:r>
        <w:t>A2 Объясните назначение HTTP-заголовка ETag. Как сервер формирует ответ 304 Not Modified и почему это экономит трафик?</w:t>
      </w:r>
      <w:ins w:id="16" w:author="" w:date="2026-09-30T10:04:50Z">
        <w:r>
          <w:rPr>
            <w:rtl w:val="0"/>
            <w:lang w:val="ru-RU" w:bidi="ru-RU" w:eastAsia="ru-RU"/>
          </w:rPr>
          <w:t xml:space="preserve"> - </w:t>
        </w:r>
        <w:bookmarkStart w:id="1" w:name="_dx_frag_StartFragment"/>
        <w:bookmarkEnd w:id="1"/>
      </w:ins>
      <w:ins w:id="17" w:author="" w:date="2026-09-30T10:05:27Z"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18" w:author="" w:date="2026-09-30T10:06:13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 xml:space="preserve">ETag </w:t>
        </w:r>
      </w:ins>
      <w:ins w:id="19" w:author="" w:date="2026-09-30T10:05:30Z"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tl w:val="0"/>
            <w:lang w:val="ru-RU" w:bidi="ru-RU" w:eastAsia="ru-RU"/>
            <w:rPrChange w:id="20" w:author="" w:date="2026-09-30T10:06:13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  <w:rtl w:val="0"/>
                <w:lang w:val="ru-RU" w:bidi="ru-RU" w:eastAsia="ru-RU"/>
              </w:rPr>
            </w:rPrChange>
          </w:rPr>
          <w:t>-</w:t>
        </w:r>
      </w:ins>
      <w:ins w:id="21" w:author="" w:date="2026-09-30T10:05:27Z"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22" w:author="" w:date="2026-09-30T10:06:13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 xml:space="preserve"> это валидатор текущего представления ресурса</w:t>
        </w:r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23" w:author="" w:date="2026-09-30T10:06:13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 xml:space="preserve"> обычно хэш или версия</w:t>
        </w:r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24" w:author="" w:date="2026-09-30T10:06:13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 xml:space="preserve"> заключённая в кавычки. Сервер отправляет ETag вместе с ответом 200</w:t>
        </w:r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25" w:author="" w:date="2026-09-30T10:06:13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 xml:space="preserve"> а клиент сохраняет его и передаёт в If-None-Match при следующем запросе. Если значение совпало с текущим</w:t>
        </w:r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26" w:author="" w:date="2026-09-30T10:06:13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 xml:space="preserve"> сервер возвращает 304 Not Modified без</w:t>
        </w:r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27" w:author="" w:date="2026-09-30T10:06:13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 xml:space="preserve"> ответа</w:t>
        </w:r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28" w:author="" w:date="2026-09-30T10:06:13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 xml:space="preserve"> поэтому не приходится повторно передавать и сериализовать неизменившийся ресурс</w:t>
        </w:r>
        <w:bookmarkStart w:id="2" w:name="_dx_frag_EndFragment"/>
        <w:bookmarkEnd w:id="2"/>
      </w:ins>
      <w:r>
        <w:br w:type="textWrapping"/>
      </w:r>
      <w:r>
        <w:br w:type="textWrapping"/>
      </w:r>
      <w:r>
        <w:rPr>
          <w:lang w:val="en-US"/>
        </w:rPr>
        <w:t xml:space="preserve">A3 </w:t>
      </w:r>
      <w:r>
        <w:t>В</w:t>
      </w:r>
      <w:r>
        <w:rPr>
          <w:lang w:val="en-US"/>
        </w:rPr>
        <w:t xml:space="preserve"> </w:t>
      </w:r>
      <w:r>
        <w:t>чём</w:t>
      </w:r>
      <w:r>
        <w:rPr>
          <w:lang w:val="en-US"/>
        </w:rPr>
        <w:t xml:space="preserve"> </w:t>
      </w:r>
      <w:r>
        <w:t>разница</w:t>
      </w:r>
      <w:r>
        <w:rPr>
          <w:lang w:val="en-US"/>
        </w:rPr>
        <w:t xml:space="preserve"> </w:t>
      </w:r>
      <w:r>
        <w:t>между</w:t>
      </w:r>
      <w:r>
        <w:rPr>
          <w:lang w:val="en-US"/>
        </w:rPr>
        <w:t xml:space="preserve"> WebApplication.CreateBuilder() (Minimal Hosting) </w:t>
      </w:r>
      <w:r>
        <w:t>и</w:t>
      </w:r>
      <w:r>
        <w:rPr>
          <w:lang w:val="en-US"/>
        </w:rPr>
        <w:t xml:space="preserve"> </w:t>
      </w:r>
      <w:r>
        <w:t>классическим</w:t>
      </w:r>
      <w:r>
        <w:rPr>
          <w:lang w:val="en-US"/>
        </w:rPr>
        <w:t xml:space="preserve"> Startup.cs? </w:t>
      </w:r>
      <w:r>
        <w:t>Приведите пример кода Minimal Hosting с одним endpoint.</w:t>
      </w:r>
      <w:ins w:id="29" w:author="" w:date="2026-09-30T10:06:16Z">
        <w:r>
          <w:rPr>
            <w:rtl w:val="0"/>
            <w:lang w:val="ru-RU" w:bidi="ru-RU" w:eastAsia="ru-RU"/>
          </w:rPr>
          <w:t xml:space="preserve"> - </w:t>
        </w:r>
        <w:bookmarkStart w:id="3" w:name="_dx_frag_StartFragment"/>
        <w:bookmarkEnd w:id="3"/>
      </w:ins>
      <w:ins w:id="30" w:author="" w:date="2026-09-30T10:07:44Z"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31" w:author="" w:date="2026-09-30T10:11:02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>Minimal Hosting объединяет регистрацию сервисов и настройку HTTP-конвейера</w:t>
        </w:r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32" w:author="" w:date="2026-09-30T10:11:02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>. В классическом подходе Startup.cs обычно разделяет ConfigureServices</w:t>
        </w:r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33" w:author="" w:date="2026-09-30T10:11:02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 xml:space="preserve"> и Configure</w:t>
        </w:r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34" w:author="" w:date="2026-09-30T10:11:02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 xml:space="preserve"> а хост создаётся через Host.CreateDefaultBuilder</w:t>
        </w:r>
        <w:bookmarkStart w:id="4" w:name="_dx_frag_EndFragment"/>
        <w:bookmarkEnd w:id="4"/>
      </w:ins>
    </w:p>
    <w:p>
      <w:pPr>
        <w:pStyle w:val="P1"/>
        <w:rPr>
          <w:b w:val="1"/>
          <w:bCs w:val="1"/>
          <w:ins w:id="35" w:author="" w:date="2026-09-30T10:11:09Z"/>
        </w:rPr>
      </w:pPr>
      <w:ins w:id="36" w:author="" w:date="2026-09-30T10:11:07Z">
        <w:r>
          <w:drawing>
            <wp:inline xmlns:wp="http://schemas.openxmlformats.org/drawingml/2006/wordprocessingDrawing" distT="0" distB="0" distL="0" distR="0">
              <wp:extent cx="5940425" cy="1558925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/>
                      <pic:cNvPicPr/>
                    </pic:nvPicPr>
                    <pic:blipFill dpi="0">
                      <a:blip xmlns:r="http://schemas.openxmlformats.org/officeDocument/2006/relationships" r:embed="Relimage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558925"/>
                      </a:xfrm>
                      <a:prstGeom prst="rect"/>
                    </pic:spPr>
                  </pic:pic>
                </a:graphicData>
              </a:graphic>
            </wp:inline>
          </w:drawing>
        </w:r>
      </w:ins>
    </w:p>
    <w:p>
      <w:pPr>
        <w:pStyle w:val="P1"/>
        <w:rPr>
          <w:ins w:id="37" w:author="" w:date="2026-09-30T10:24:01Z"/>
        </w:rPr>
      </w:pPr>
      <w:r>
        <w:rPr>
          <w:b w:val="1"/>
          <w:bCs w:val="1"/>
          <w:rPrChange w:id="38" w:author="" w:date="2026-09-30T10:11:02Z">
            <w:rPr/>
          </w:rPrChange>
        </w:rPr>
        <w:br w:type="textWrapping"/>
      </w:r>
      <w:r>
        <w:br w:type="textWrapping"/>
      </w:r>
      <w:r>
        <w:t xml:space="preserve">A4 Перечислите основные этапы жизненного цикла HTTP-запроса в </w:t>
      </w:r>
      <w:hyperlink r:id="R4" w:tgtFrame="_blank">
        <w:r>
          <w:rPr>
            <w:rStyle w:val="C2"/>
          </w:rPr>
          <w:t>ASP.NET</w:t>
        </w:r>
      </w:hyperlink>
      <w:r>
        <w:t xml:space="preserve"> Core (Middleware pipeline → Routing → Endpoint → Filters → Action → Result). Где в этой цепочке выполняется Model Binding?</w:t>
      </w:r>
      <w:ins w:id="39" w:author="" w:date="2026-09-30T10:11:14Z">
        <w:r>
          <w:rPr>
            <w:rtl w:val="0"/>
            <w:lang w:val="ru-RU" w:bidi="ru-RU" w:eastAsia="ru-RU"/>
          </w:rPr>
          <w:t xml:space="preserve"> - </w:t>
        </w:r>
        <w:bookmarkStart w:id="5" w:name="_dx_frag_StartFragment"/>
        <w:bookmarkEnd w:id="5"/>
      </w:ins>
      <w:ins w:id="40" w:author="" w:date="2026-09-30T10:12:41Z"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41" w:author="" w:date="2026-09-30T10:12:48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>Запрос проходит через middleware-конвейер</w:t>
        </w:r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42" w:author="" w:date="2026-09-30T10:12:48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 xml:space="preserve"> затем маршрутизация выбирает endpoint</w:t>
        </w:r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43" w:author="" w:date="2026-09-30T10:12:48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 xml:space="preserve"> после чего выполняются фильтры MVC/AP</w:t>
        </w:r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44" w:author="" w:date="2026-09-30T10:12:48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 xml:space="preserve"> связывание параметров с данными запроса и сам action; результат action проходит обработку результата и формирует HTTP-ответ. Model Binding выполняется внутри MVC-инфраструктуры</w:t>
        </w:r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45" w:author="" w:date="2026-09-30T10:12:48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>. Для Minimal API параметры endpoint связываются аналогично, но без MVC-фильтров</w:t>
        </w:r>
        <w:bookmarkStart w:id="6" w:name="_dx_frag_EndFragment"/>
        <w:bookmarkEnd w:id="6"/>
      </w:ins>
      <w:r>
        <w:br w:type="textWrapping"/>
      </w:r>
      <w:r>
        <w:br w:type="textWrapping"/>
      </w:r>
      <w:r>
        <w:t>A5 Что такое «API Baseline» (базовая версия API) и зачем фиксировать базовый контракт API перед развитием версий? Приведите пример breaking change.</w:t>
      </w:r>
      <w:ins w:id="46" w:author="" w:date="2026-09-30T10:13:23Z">
        <w:r>
          <w:rPr>
            <w:rtl w:val="0"/>
            <w:lang w:val="ru-RU" w:bidi="ru-RU" w:eastAsia="ru-RU"/>
          </w:rPr>
          <w:t xml:space="preserve"> - </w:t>
        </w:r>
        <w:bookmarkStart w:id="7" w:name="_dx_frag_StartFragment"/>
        <w:bookmarkEnd w:id="7"/>
      </w:ins>
      <w:ins w:id="47" w:author="" w:date="2026-09-30T10:13:58Z"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48" w:author="" w:date="2026-09-30T10:14:02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 xml:space="preserve">API Baseline </w:t>
        </w:r>
      </w:ins>
      <w:ins w:id="49" w:author="" w:date="2026-09-30T10:14:05Z"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tl w:val="0"/>
            <w:lang w:val="ru-RU" w:bidi="ru-RU" w:eastAsia="ru-RU"/>
          </w:rPr>
          <w:t>-</w:t>
        </w:r>
      </w:ins>
      <w:ins w:id="50" w:author="" w:date="2026-09-30T10:13:58Z"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51" w:author="" w:date="2026-09-30T10:14:02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 xml:space="preserve"> это зафиксированная эталонная OpenAPI-спецификация версии API</w:t>
        </w:r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52" w:author="" w:date="2026-09-30T10:14:02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 xml:space="preserve"> с которой сравнивают последующие изменения. Она позволяет обнаружить breaking changes до публикации и сохранить совместимость клиентов. Пример breaking change: переименование обязательного поля price в cost в ответе</w:t>
        </w:r>
        <w:r>
          <w:rPr>
            <w:rFonts w:ascii="Times New Roman" w:hAnsi="Times New Roman" w:cs="Times New Roman" w:eastAsia="Times New Roman"/>
            <w:b w:val="1"/>
            <w:i w:val="0"/>
            <w:bCs w:val="1"/>
            <w:color w:val="000000"/>
            <w:sz w:val="24"/>
            <w:szCs w:val="24"/>
            <w:shd w:val="clear" w:color="auto" w:fill="FFFFFF"/>
            <w:rPrChange w:id="53" w:author="" w:date="2026-09-30T10:14:02Z"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</w:rPrChange>
          </w:rPr>
          <w:t xml:space="preserve"> или изменение типа параметра id с int на Guid без выпуска новой версии API</w:t>
        </w:r>
        <w:bookmarkStart w:id="8" w:name="_dx_frag_EndFragment"/>
        <w:bookmarkEnd w:id="8"/>
      </w:ins>
      <w:r>
        <w:rPr>
          <w:b w:val="1"/>
          <w:bCs w:val="1"/>
          <w:rPrChange w:id="54" w:author="" w:date="2026-09-30T10:14:02Z">
            <w:rPr/>
          </w:rPrChange>
        </w:rP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 xml:space="preserve">Часть B. Практические задания </w:t>
      </w:r>
      <w:r>
        <w:br w:type="textWrapping"/>
      </w:r>
      <w:r>
        <w:br w:type="textWrapping"/>
      </w:r>
      <w:r>
        <w:t xml:space="preserve">Задание B1. Minimal Hosting + OpenAPI </w:t>
      </w:r>
      <w:r>
        <w:br w:type="textWrapping"/>
      </w:r>
      <w:r>
        <w:br w:type="textWrapping"/>
      </w:r>
      <w:r>
        <w:t>Напишите Program.cs минимального Web API, который:</w:t>
      </w:r>
      <w:r>
        <w:br w:type="textWrapping"/>
      </w:r>
      <w:r>
        <w:br w:type="textWrapping"/>
      </w:r>
      <w:r>
        <w:t>1. Регистрирует OpenAPI-документ (AddOpenApi / AddEndpointsApiExplorer + AddSwaggerGen — на ваш выбор).</w:t>
      </w:r>
      <w:r>
        <w:br w:type="textWrapping"/>
      </w:r>
      <w:r>
        <w:t>2. Поднимает middleware для генерации OpenAPI и UI.</w:t>
      </w:r>
      <w:r>
        <w:br w:type="textWrapping"/>
      </w:r>
      <w:r>
        <w:t>3. Определяет endpoint GET /api/products/{id:int} с [ProducesResponseType]-подобной аннотацией (для Minimal API используйте .Produces&lt;&gt;()), возвращающий ProductDto.</w:t>
      </w:r>
      <w:r>
        <w:br w:type="textWrapping"/>
      </w:r>
      <w:r>
        <w:t>4. Корректно обрабатывает случай, когда товар не найден (404).</w:t>
      </w:r>
    </w:p>
    <w:p>
      <w:pPr>
        <w:pStyle w:val="P1"/>
      </w:pPr>
      <w:ins w:id="55" w:author="" w:date="2026-09-30T10:24:05Z">
        <w:r>
          <w:drawing>
            <wp:inline xmlns:wp="http://schemas.openxmlformats.org/drawingml/2006/wordprocessingDrawing" distT="0" distB="0" distL="0" distR="0">
              <wp:extent cx="5940425" cy="7318375"/>
              <wp:effectExtent l="0" t="0" r="0" b="0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/>
                      <pic:cNvPicPr/>
                    </pic:nvPicPr>
                    <pic:blipFill dpi="0">
                      <a:blip xmlns:r="http://schemas.openxmlformats.org/officeDocument/2006/relationships" r:embed="Relimage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7318375"/>
                      </a:xfrm>
                      <a:prstGeom prst="rect"/>
                    </pic:spPr>
                  </pic:pic>
                </a:graphicData>
              </a:graphic>
            </wp:inline>
          </w:drawing>
        </w:r>
      </w:ins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ru-RU"/>
          <w:ins w:id="56" w:author="" w:date="2026-09-30T10:26:46Z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Задание B2. ETag и кэширование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Реализуйте endpoint GET /api/products/{id}, который: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· Возвращает ProductDto с заголовком ETag (например, на основе хэша Id + UpdatedAt).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· При наличии у клиента заголовка If-None-Match с тем же значением возвращает 304 Not Modified без тела.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Покажите код и кратко поясните, почему ETag должен быть стабильным для одного и того же состояния ресурса.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ru-RU"/>
          <w:ins w:id="57" w:author="" w:date="2026-09-30T10:26:47Z"/>
        </w:rPr>
      </w:pP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ru-RU"/>
        </w:rPr>
      </w:pPr>
      <w:ins w:id="58" w:author="" w:date="2026-09-30T10:26:58Z">
        <w:r>
          <w:drawing>
            <wp:inline xmlns:wp="http://schemas.openxmlformats.org/drawingml/2006/wordprocessingDrawing" distT="0" distB="0" distL="0" distR="0">
              <wp:extent cx="5940425" cy="5147310"/>
              <wp:effectExtent l="0" t="0" r="0" b="0"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/>
                      <pic:cNvPicPr/>
                    </pic:nvPicPr>
                    <pic:blipFill dpi="0">
                      <a:blip xmlns:r="http://schemas.openxmlformats.org/officeDocument/2006/relationships" r:embed="Relimage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5147310"/>
                      </a:xfrm>
                      <a:prstGeom prst="rect"/>
                    </pic:spPr>
                  </pic:pic>
                </a:graphicData>
              </a:graphic>
            </wp:inline>
          </w:drawing>
        </w:r>
      </w:ins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ru-RU"/>
        </w:rPr>
      </w:pP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---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 xml:space="preserve">Задание B3. Model Binding + DTO + Validation 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Дан контроллер MVC/API. Требуется: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1. Создать DTO CreateProductDto с полями: Name (обязательное, 3–50 символов), Price (decimal, &gt; 0), CategoryId (int, &gt; 0).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2. Применить DataAnnotations-атрибуты.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3. В действии контроллера использовать [ApiController] + [FromBody], проверить ModelState.IsValid.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4. Вернуть ValidationProblem(ModelState) при ошибке.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val="en-US" w:eastAsia="ru-RU"/>
          <w:del w:id="59" w:author="" w:date="2026-09-30T10:29:49Z"/>
        </w:rPr>
      </w:pPr>
      <w:del w:id="60" w:author="" w:date="2026-09-30T10:29:49Z">
        <w:r>
          <w:rPr>
            <w:rFonts w:ascii="Times New Roman" w:hAnsi="Times New Roman" w:cs="Times New Roman" w:eastAsia="Times New Roman"/>
            <w:sz w:val="24"/>
            <w:szCs w:val="24"/>
            <w:lang w:val="en-US" w:eastAsia="ru-RU"/>
          </w:rPr>
          <w:delText>// DTO</w:delText>
        </w:r>
      </w:del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val="en-US" w:eastAsia="ru-RU"/>
          <w:del w:id="61" w:author="" w:date="2026-09-30T10:29:49Z"/>
        </w:rPr>
      </w:pPr>
      <w:del w:id="62" w:author="" w:date="2026-09-30T10:29:49Z">
        <w:r>
          <w:rPr>
            <w:rFonts w:ascii="Times New Roman" w:hAnsi="Times New Roman" w:cs="Times New Roman" w:eastAsia="Times New Roman"/>
            <w:sz w:val="24"/>
            <w:szCs w:val="24"/>
            <w:lang w:val="en-US" w:eastAsia="ru-RU"/>
          </w:rPr>
          <w:delText>public class CreateProductDto</w:delText>
        </w:r>
      </w:del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val="en-US" w:eastAsia="ru-RU"/>
          <w:del w:id="63" w:author="" w:date="2026-09-30T10:29:49Z"/>
        </w:rPr>
      </w:pPr>
      <w:del w:id="64" w:author="" w:date="2026-09-30T10:29:49Z">
        <w:r>
          <w:rPr>
            <w:rFonts w:ascii="Times New Roman" w:hAnsi="Times New Roman" w:cs="Times New Roman" w:eastAsia="Times New Roman"/>
            <w:sz w:val="24"/>
            <w:szCs w:val="24"/>
            <w:lang w:val="en-US" w:eastAsia="ru-RU"/>
          </w:rPr>
          <w:delText>{</w:delText>
        </w:r>
      </w:del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val="en-US" w:eastAsia="ru-RU"/>
          <w:del w:id="65" w:author="" w:date="2026-09-30T10:29:49Z"/>
        </w:rPr>
      </w:pPr>
      <w:del w:id="66" w:author="" w:date="2026-09-30T10:29:49Z">
        <w:r>
          <w:rPr>
            <w:rFonts w:ascii="Times New Roman" w:hAnsi="Times New Roman" w:cs="Times New Roman" w:eastAsia="Times New Roman"/>
            <w:sz w:val="24"/>
            <w:szCs w:val="24"/>
            <w:lang w:val="en-US" w:eastAsia="ru-RU"/>
          </w:rPr>
          <w:delText xml:space="preserve">    // </w:delText>
        </w:r>
        <w:r>
          <w:rPr>
            <w:rFonts w:ascii="Times New Roman" w:hAnsi="Times New Roman" w:cs="Times New Roman" w:eastAsia="Times New Roman"/>
            <w:sz w:val="24"/>
            <w:szCs w:val="24"/>
            <w:lang w:eastAsia="ru-RU"/>
          </w:rPr>
          <w:delText>Ваши</w:delText>
        </w:r>
        <w:r>
          <w:rPr>
            <w:rFonts w:ascii="Times New Roman" w:hAnsi="Times New Roman" w:cs="Times New Roman" w:eastAsia="Times New Roman"/>
            <w:sz w:val="24"/>
            <w:szCs w:val="24"/>
            <w:lang w:val="en-US" w:eastAsia="ru-RU"/>
          </w:rPr>
          <w:delText xml:space="preserve"> </w:delText>
        </w:r>
        <w:r>
          <w:rPr>
            <w:rFonts w:ascii="Times New Roman" w:hAnsi="Times New Roman" w:cs="Times New Roman" w:eastAsia="Times New Roman"/>
            <w:sz w:val="24"/>
            <w:szCs w:val="24"/>
            <w:lang w:eastAsia="ru-RU"/>
          </w:rPr>
          <w:delText>атрибуты</w:delText>
        </w:r>
        <w:r>
          <w:rPr>
            <w:rFonts w:ascii="Times New Roman" w:hAnsi="Times New Roman" w:cs="Times New Roman" w:eastAsia="Times New Roman"/>
            <w:sz w:val="24"/>
            <w:szCs w:val="24"/>
            <w:lang w:val="en-US" w:eastAsia="ru-RU"/>
          </w:rPr>
          <w:delText xml:space="preserve"> </w:delText>
        </w:r>
        <w:r>
          <w:rPr>
            <w:rFonts w:ascii="Times New Roman" w:hAnsi="Times New Roman" w:cs="Times New Roman" w:eastAsia="Times New Roman"/>
            <w:sz w:val="24"/>
            <w:szCs w:val="24"/>
            <w:lang w:eastAsia="ru-RU"/>
          </w:rPr>
          <w:delText>и</w:delText>
        </w:r>
        <w:r>
          <w:rPr>
            <w:rFonts w:ascii="Times New Roman" w:hAnsi="Times New Roman" w:cs="Times New Roman" w:eastAsia="Times New Roman"/>
            <w:sz w:val="24"/>
            <w:szCs w:val="24"/>
            <w:lang w:val="en-US" w:eastAsia="ru-RU"/>
          </w:rPr>
          <w:delText xml:space="preserve"> </w:delText>
        </w:r>
        <w:r>
          <w:rPr>
            <w:rFonts w:ascii="Times New Roman" w:hAnsi="Times New Roman" w:cs="Times New Roman" w:eastAsia="Times New Roman"/>
            <w:sz w:val="24"/>
            <w:szCs w:val="24"/>
            <w:lang w:eastAsia="ru-RU"/>
          </w:rPr>
          <w:delText>свойства</w:delText>
        </w:r>
      </w:del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ru-RU"/>
          <w:del w:id="67" w:author="" w:date="2026-09-30T10:29:49Z"/>
        </w:rPr>
      </w:pPr>
      <w:del w:id="68" w:author="" w:date="2026-09-30T10:29:49Z">
        <w:r>
          <w:rPr>
            <w:rFonts w:ascii="Times New Roman" w:hAnsi="Times New Roman" w:cs="Times New Roman" w:eastAsia="Times New Roman"/>
            <w:sz w:val="24"/>
            <w:szCs w:val="24"/>
            <w:lang w:eastAsia="ru-RU"/>
          </w:rPr>
          <w:delText>}</w:delText>
        </w:r>
      </w:del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ru-RU"/>
          <w:del w:id="69" w:author="" w:date="2026-09-30T10:29:49Z"/>
        </w:rPr>
      </w:pP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ru-RU"/>
          <w:del w:id="70" w:author="" w:date="2026-09-30T10:29:49Z"/>
        </w:rPr>
      </w:pPr>
      <w:del w:id="71" w:author="" w:date="2026-09-30T10:29:49Z">
        <w:r>
          <w:rPr>
            <w:rFonts w:ascii="Times New Roman" w:hAnsi="Times New Roman" w:cs="Times New Roman" w:eastAsia="Times New Roman"/>
            <w:sz w:val="24"/>
            <w:szCs w:val="24"/>
            <w:lang w:eastAsia="ru-RU"/>
          </w:rPr>
          <w:delText>// Контроллер</w:delText>
        </w:r>
      </w:del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val="en-US" w:eastAsia="ru-RU"/>
          <w:del w:id="72" w:author="" w:date="2026-09-30T10:29:49Z"/>
        </w:rPr>
      </w:pPr>
      <w:del w:id="73" w:author="" w:date="2026-09-30T10:29:49Z">
        <w:r>
          <w:rPr>
            <w:rFonts w:ascii="Times New Roman" w:hAnsi="Times New Roman" w:cs="Times New Roman" w:eastAsia="Times New Roman"/>
            <w:sz w:val="24"/>
            <w:szCs w:val="24"/>
            <w:lang w:val="en-US" w:eastAsia="ru-RU"/>
          </w:rPr>
          <w:delText>[ApiController]</w:delText>
        </w:r>
      </w:del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val="en-US" w:eastAsia="ru-RU"/>
          <w:del w:id="74" w:author="" w:date="2026-09-30T10:29:49Z"/>
        </w:rPr>
      </w:pPr>
      <w:del w:id="75" w:author="" w:date="2026-09-30T10:29:49Z">
        <w:r>
          <w:rPr>
            <w:rFonts w:ascii="Times New Roman" w:hAnsi="Times New Roman" w:cs="Times New Roman" w:eastAsia="Times New Roman"/>
            <w:sz w:val="24"/>
            <w:szCs w:val="24"/>
            <w:lang w:val="en-US" w:eastAsia="ru-RU"/>
          </w:rPr>
          <w:delText>[Route("api/products")]</w:delText>
        </w:r>
      </w:del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val="en-US" w:eastAsia="ru-RU"/>
          <w:del w:id="76" w:author="" w:date="2026-09-30T10:29:49Z"/>
        </w:rPr>
      </w:pPr>
      <w:del w:id="77" w:author="" w:date="2026-09-30T10:29:49Z">
        <w:r>
          <w:rPr>
            <w:rFonts w:ascii="Times New Roman" w:hAnsi="Times New Roman" w:cs="Times New Roman" w:eastAsia="Times New Roman"/>
            <w:sz w:val="24"/>
            <w:szCs w:val="24"/>
            <w:lang w:val="en-US" w:eastAsia="ru-RU"/>
          </w:rPr>
          <w:delText>public class ProductsController : ControllerBase</w:delText>
        </w:r>
      </w:del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val="en-US" w:eastAsia="ru-RU"/>
          <w:del w:id="78" w:author="" w:date="2026-09-30T10:29:49Z"/>
        </w:rPr>
      </w:pPr>
      <w:del w:id="79" w:author="" w:date="2026-09-30T10:29:49Z">
        <w:r>
          <w:rPr>
            <w:rFonts w:ascii="Times New Roman" w:hAnsi="Times New Roman" w:cs="Times New Roman" w:eastAsia="Times New Roman"/>
            <w:sz w:val="24"/>
            <w:szCs w:val="24"/>
            <w:lang w:val="en-US" w:eastAsia="ru-RU"/>
          </w:rPr>
          <w:delText>{</w:delText>
        </w:r>
      </w:del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val="en-US" w:eastAsia="ru-RU"/>
          <w:del w:id="80" w:author="" w:date="2026-09-30T10:29:49Z"/>
        </w:rPr>
      </w:pPr>
      <w:del w:id="81" w:author="" w:date="2026-09-30T10:29:49Z">
        <w:r>
          <w:rPr>
            <w:rFonts w:ascii="Times New Roman" w:hAnsi="Times New Roman" w:cs="Times New Roman" w:eastAsia="Times New Roman"/>
            <w:sz w:val="24"/>
            <w:szCs w:val="24"/>
            <w:lang w:val="en-US" w:eastAsia="ru-RU"/>
          </w:rPr>
          <w:delText xml:space="preserve">    [HttpPost]</w:delText>
        </w:r>
      </w:del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val="en-US" w:eastAsia="ru-RU"/>
          <w:del w:id="82" w:author="" w:date="2026-09-30T10:29:49Z"/>
        </w:rPr>
      </w:pPr>
      <w:del w:id="83" w:author="" w:date="2026-09-30T10:29:49Z">
        <w:r>
          <w:rPr>
            <w:rFonts w:ascii="Times New Roman" w:hAnsi="Times New Roman" w:cs="Times New Roman" w:eastAsia="Times New Roman"/>
            <w:sz w:val="24"/>
            <w:szCs w:val="24"/>
            <w:lang w:val="en-US" w:eastAsia="ru-RU"/>
          </w:rPr>
          <w:delText xml:space="preserve">    public IActionResult Create(/* ... */)</w:delText>
        </w:r>
      </w:del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val="en-US" w:eastAsia="ru-RU"/>
          <w:del w:id="84" w:author="" w:date="2026-09-30T10:29:49Z"/>
        </w:rPr>
      </w:pPr>
      <w:del w:id="85" w:author="" w:date="2026-09-30T10:29:49Z">
        <w:r>
          <w:rPr>
            <w:rFonts w:ascii="Times New Roman" w:hAnsi="Times New Roman" w:cs="Times New Roman" w:eastAsia="Times New Roman"/>
            <w:sz w:val="24"/>
            <w:szCs w:val="24"/>
            <w:lang w:val="en-US" w:eastAsia="ru-RU"/>
          </w:rPr>
          <w:delText xml:space="preserve">    {</w:delText>
        </w:r>
      </w:del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val="en-US" w:eastAsia="ru-RU"/>
          <w:del w:id="86" w:author="" w:date="2026-09-30T10:29:49Z"/>
        </w:rPr>
      </w:pPr>
      <w:del w:id="87" w:author="" w:date="2026-09-30T10:29:49Z">
        <w:r>
          <w:rPr>
            <w:rFonts w:ascii="Times New Roman" w:hAnsi="Times New Roman" w:cs="Times New Roman" w:eastAsia="Times New Roman"/>
            <w:sz w:val="24"/>
            <w:szCs w:val="24"/>
            <w:lang w:val="en-US" w:eastAsia="ru-RU"/>
          </w:rPr>
          <w:delText xml:space="preserve">        // </w:delText>
        </w:r>
        <w:r>
          <w:rPr>
            <w:rFonts w:ascii="Times New Roman" w:hAnsi="Times New Roman" w:cs="Times New Roman" w:eastAsia="Times New Roman"/>
            <w:sz w:val="24"/>
            <w:szCs w:val="24"/>
            <w:lang w:eastAsia="ru-RU"/>
          </w:rPr>
          <w:delText>Ваш</w:delText>
        </w:r>
        <w:r>
          <w:rPr>
            <w:rFonts w:ascii="Times New Roman" w:hAnsi="Times New Roman" w:cs="Times New Roman" w:eastAsia="Times New Roman"/>
            <w:sz w:val="24"/>
            <w:szCs w:val="24"/>
            <w:lang w:val="en-US" w:eastAsia="ru-RU"/>
          </w:rPr>
          <w:delText xml:space="preserve"> </w:delText>
        </w:r>
        <w:r>
          <w:rPr>
            <w:rFonts w:ascii="Times New Roman" w:hAnsi="Times New Roman" w:cs="Times New Roman" w:eastAsia="Times New Roman"/>
            <w:sz w:val="24"/>
            <w:szCs w:val="24"/>
            <w:lang w:eastAsia="ru-RU"/>
          </w:rPr>
          <w:delText>код</w:delText>
        </w:r>
      </w:del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ru-RU"/>
          <w:del w:id="88" w:author="" w:date="2026-09-30T10:29:49Z"/>
        </w:rPr>
      </w:pPr>
      <w:del w:id="89" w:author="" w:date="2026-09-30T10:29:49Z">
        <w:r>
          <w:rPr>
            <w:rFonts w:ascii="Times New Roman" w:hAnsi="Times New Roman" w:cs="Times New Roman" w:eastAsia="Times New Roman"/>
            <w:sz w:val="24"/>
            <w:szCs w:val="24"/>
            <w:lang w:val="en-US" w:eastAsia="ru-RU"/>
          </w:rPr>
          <w:delText xml:space="preserve">    </w:delText>
        </w:r>
        <w:r>
          <w:rPr>
            <w:rFonts w:ascii="Times New Roman" w:hAnsi="Times New Roman" w:cs="Times New Roman" w:eastAsia="Times New Roman"/>
            <w:sz w:val="24"/>
            <w:szCs w:val="24"/>
            <w:lang w:eastAsia="ru-RU"/>
          </w:rPr>
          <w:delText>}</w:delText>
        </w:r>
      </w:del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ru-RU"/>
          <w:del w:id="90" w:author="" w:date="2026-09-30T10:29:49Z"/>
        </w:rPr>
      </w:pPr>
      <w:del w:id="91" w:author="" w:date="2026-09-30T10:29:49Z">
        <w:r>
          <w:rPr>
            <w:rFonts w:ascii="Times New Roman" w:hAnsi="Times New Roman" w:cs="Times New Roman" w:eastAsia="Times New Roman"/>
            <w:sz w:val="24"/>
            <w:szCs w:val="24"/>
            <w:lang w:eastAsia="ru-RU"/>
          </w:rPr>
          <w:delText>}</w:delText>
        </w:r>
      </w:del>
    </w:p>
    <w:p>
      <w:pPr>
        <w:rPr/>
        <w:pPrChange w:id="92" w:author="" w:date="2026-09-30T10:29:49Z">
          <w:pPr>
            <w:pStyle w:val="P1"/>
          </w:pPr>
        </w:pPrChange>
      </w:pPr>
      <w:ins w:id="93" w:author="" w:date="2026-09-30T10:29:55Z">
        <w:r>
          <w:drawing>
            <wp:inline xmlns:wp="http://schemas.openxmlformats.org/drawingml/2006/wordprocessingDrawing" distT="0" distB="0" distL="0" distR="0">
              <wp:extent cx="5940425" cy="6844030"/>
              <wp:effectExtent l="0" t="0" r="0" b="0"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4"/>
                      <pic:cNvPicPr/>
                    </pic:nvPicPr>
                    <pic:blipFill dpi="0">
                      <a:blip xmlns:r="http://schemas.openxmlformats.org/officeDocument/2006/relationships" r:embed="Relimage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6844030"/>
                      </a:xfrm>
                      <a:prstGeom prst="rect"/>
                    </pic:spPr>
                  </pic:pic>
                </a:graphicData>
              </a:graphic>
            </wp:inline>
          </w:drawing>
        </w:r>
      </w:ins>
    </w:p>
    <w:p>
      <w:pPr>
        <w:pStyle w:val="P1"/>
        <w:rPr>
          <w:del w:id="94" w:author="" w:date="2026-09-30T10:29:52Z"/>
        </w:rPr>
      </w:pPr>
    </w:p>
    <w:p>
      <w:pPr>
        <w:pStyle w:val="P1"/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ru-RU"/>
        </w:rPr>
        <w:pPrChange w:id="95" w:author="" w:date="2026-09-30T10:29:52Z">
          <w:pPr>
            <w:spacing w:lineRule="auto" w:line="240" w:after="0" w:beforeAutospacing="0" w:afterAutospacing="0"/>
          </w:pPr>
        </w:pPrChange>
      </w:pPr>
    </w:p>
    <w:p>
      <w:pPr>
        <w:pStyle w:val="P2"/>
      </w:pPr>
      <w:r>
        <w:rPr>
          <w:rFonts w:ascii="Times New Roman" w:hAnsi="Times New Roman" w:cs="Times New Roman"/>
          <w:sz w:val="24"/>
          <w:szCs w:val="24"/>
        </w:rPr>
        <w:t>---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Задание B4. URI-связи и REST-дизайн (5 баллов)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Для сущностей Category и Product (Product принадлежит Category) спроектируйте URI-схему: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Операция HTTP-метод URI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Получить все товары категории ? 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Получить конкретный товар ? 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Создать товар в категории ? 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Удалить товар ? 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Дополнительно: объясните, почему URI вложенных ресурсов (например, /categories/{id}/products) предпочтительнее, чем передача categoryId в query string при создании сущности.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Ваш ответ: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---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Задание B5. Жизненный цикл и Scoped-сервисы (2 балла)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Дан код:</w:t>
      </w:r>
      <w:r>
        <w:t xml:space="preserve"> builder.Services.AddSingleton&lt;IProductCache, ProductCache&gt;();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Courier New" w:hAnsi="Courier New" w:cs="Courier New" w:eastAsia="Times New Roman"/>
          <w:sz w:val="20"/>
          <w:szCs w:val="20"/>
          <w:lang w:val="en-US" w:eastAsia="ru-RU"/>
        </w:rPr>
      </w:pPr>
      <w:r>
        <w:rPr>
          <w:rFonts w:ascii="Courier New" w:hAnsi="Courier New" w:cs="Courier New" w:eastAsia="Times New Roman"/>
          <w:sz w:val="20"/>
          <w:szCs w:val="20"/>
          <w:lang w:val="en-US" w:eastAsia="ru-RU"/>
        </w:rPr>
        <w:t>builder.Services.AddScoped&lt;IProductRepository, ProductRepository&gt;();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Courier New" w:hAnsi="Courier New" w:cs="Courier New" w:eastAsia="Times New Roman"/>
          <w:sz w:val="20"/>
          <w:szCs w:val="20"/>
          <w:lang w:val="en-US" w:eastAsia="ru-RU"/>
        </w:rPr>
      </w:pPr>
      <w:r>
        <w:rPr>
          <w:rFonts w:ascii="Courier New" w:hAnsi="Courier New" w:cs="Courier New" w:eastAsia="Times New Roman"/>
          <w:sz w:val="20"/>
          <w:szCs w:val="20"/>
          <w:lang w:val="en-US" w:eastAsia="ru-RU"/>
        </w:rPr>
        <w:t>builder.Services.AddTransient&lt;IEmailSender, EmailSender&gt;();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ru-RU"/>
        </w:rPr>
      </w:pP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Ответьте: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a) Что произойдёт, если IProductRepository (Scoped) внедрить в Singleton-сервис?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b) Почему DbContext регистрируется как Scoped?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Ваш ответ: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---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Задание B6. OpenAPI + API Baseline (3 балла)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Опишите пошагово, как вы бы зафиксировали «API Baseline v1» в проекте: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1. Как сгенерировать OpenAPI-документ в файл (swagger.json / openapi.json) при сборке?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2. Как в CI сравнить текущую спецификацию с baseline и упасть при breaking changes?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3. Приведите пример инструмента (NSwag, Swashbuckle CLI, openapi-diff, Spectral и т.п.).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Ваш ответ: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t>---</w:t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ru-RU"/>
        </w:rPr>
        <w:br w:type="textWrapping"/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ru-RU"/>
        </w:rPr>
      </w:pPr>
    </w:p>
    <w:p>
      <w:pPr>
        <w:pStyle w:val="P1"/>
      </w:pPr>
    </w:p>
    <w:p/>
    <w:sectPr>
      <w:type w:val="nextPage"/>
      <w:pgSz w:w="11906" w:h="16838" w:code="0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cumentProtection w:edit="trackedChanges" w:enforcement="1" w:cryptProviderType="rsaAES" w:cryptAlgorithmClass="hash" w:cryptAlgorithmType="typeAny" w:cryptAlgorithmSid="14" w:cryptSpinCount="100000" w:hash="oSzi6ncpeBA89g7e1rqew7c0jz/2u+h7uMZULbdrB0koizHPMSmvxx0hy4BvtBgje+WCsgRCPQi+a7ySOhX6rw==" w:salt="sCboID5TgYkVN47Ljr9CVQ=="/>
  <w:trackRevisions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  <w:lang w:eastAsia="ru-RU"/>
    </w:rPr>
  </w:style>
  <w:style w:type="paragraph" w:styleId="P2">
    <w:name w:val="HTML Preformatted"/>
    <w:basedOn w:val="P0"/>
    <w:link w:val="C3"/>
    <w:semiHidden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after="0" w:beforeAutospacing="0" w:afterAutospacing="0"/>
    </w:pPr>
    <w:rPr>
      <w:rFonts w:ascii="Courier New" w:hAnsi="Courier New" w:cs="Courier New" w:eastAsia="Times New Roman"/>
      <w:sz w:val="20"/>
      <w:szCs w:val="20"/>
      <w:lang w:eastAsia="ru-RU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semiHidden/>
    <w:rPr>
      <w:color w:val="0000FF"/>
      <w:u w:val="single"/>
    </w:rPr>
  </w:style>
  <w:style w:type="character" w:styleId="C3">
    <w:name w:val="Стандартный HTML Знак"/>
    <w:basedOn w:val="C0"/>
    <w:link w:val="P2"/>
    <w:semiHidden/>
    <w:rPr>
      <w:rFonts w:ascii="Courier New" w:hAnsi="Courier New" w:cs="Courier New" w:eastAsia="Times New Roman"/>
      <w:sz w:val="20"/>
      <w:szCs w:val="20"/>
      <w:lang w:eastAsia="ru-RU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image2" Type="http://schemas.openxmlformats.org/officeDocument/2006/relationships/image" Target="/media/image2.jpg" /><Relationship Id="Relimage3" Type="http://schemas.openxmlformats.org/officeDocument/2006/relationships/image" Target="/media/image3.jpg" /><Relationship Id="Relimage4" Type="http://schemas.openxmlformats.org/officeDocument/2006/relationships/image" Target="/media/image4.jpg" /><Relationship Id="R2" Type="http://schemas.openxmlformats.org/officeDocument/2006/relationships/hyperlink" Target="https://asp.net/" TargetMode="External" /><Relationship Id="R3" Type="http://schemas.openxmlformats.org/officeDocument/2006/relationships/hyperlink" Target="https://asp.net/" TargetMode="External" /><Relationship Id="R4" Type="http://schemas.openxmlformats.org/officeDocument/2006/relationships/hyperlink" Target="https://asp.net/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local</dc:creator>
  <dcterms:created xsi:type="dcterms:W3CDTF">2026-09-30T06:49:00Z</dcterms:created>
  <cp:lastModifiedBy>Черных Никита</cp:lastModifiedBy>
  <dcterms:modified xsi:type="dcterms:W3CDTF">2026-09-30T07:30:06Z</dcterms:modified>
  <cp:revision>5</cp:revision>
</cp:coreProperties>
</file>